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52ECE" w14:textId="77777777" w:rsidR="00706FDE" w:rsidRDefault="006D21DD" w:rsidP="006D21DD">
      <w:pPr>
        <w:shd w:val="clear" w:color="auto" w:fill="FFFFFF"/>
        <w:spacing w:after="300" w:line="240" w:lineRule="auto"/>
        <w:outlineLvl w:val="0"/>
        <w:rPr>
          <w:rFonts w:ascii="Calibri" w:eastAsia="Times New Roman" w:hAnsi="Calibri" w:cs="Calibri"/>
          <w:color w:val="3F3F3F"/>
          <w:kern w:val="36"/>
          <w:sz w:val="54"/>
          <w:szCs w:val="54"/>
          <w:u w:val="single"/>
          <w:lang w:eastAsia="en-GB"/>
        </w:rPr>
      </w:pPr>
      <w:r w:rsidRPr="006D21DD">
        <w:rPr>
          <w:rFonts w:ascii="Calibri" w:eastAsia="Times New Roman" w:hAnsi="Calibri" w:cs="Calibri"/>
          <w:color w:val="3F3F3F"/>
          <w:kern w:val="36"/>
          <w:sz w:val="54"/>
          <w:szCs w:val="54"/>
          <w:u w:val="single"/>
          <w:lang w:eastAsia="en-GB"/>
        </w:rPr>
        <w:t xml:space="preserve">Simple CRUD with Report using </w:t>
      </w:r>
    </w:p>
    <w:p w14:paraId="7165E3B1" w14:textId="0142773E" w:rsidR="006D21DD" w:rsidRPr="006D21DD" w:rsidRDefault="00706FDE" w:rsidP="006D21DD">
      <w:pPr>
        <w:shd w:val="clear" w:color="auto" w:fill="FFFFFF"/>
        <w:spacing w:after="300" w:line="240" w:lineRule="auto"/>
        <w:outlineLvl w:val="0"/>
        <w:rPr>
          <w:rFonts w:ascii="Calibri" w:eastAsia="Times New Roman" w:hAnsi="Calibri" w:cs="Calibri"/>
          <w:color w:val="3F3F3F"/>
          <w:kern w:val="36"/>
          <w:sz w:val="54"/>
          <w:szCs w:val="54"/>
          <w:u w:val="single"/>
          <w:lang w:eastAsia="en-GB"/>
        </w:rPr>
      </w:pPr>
      <w:proofErr w:type="gramStart"/>
      <w:r w:rsidRPr="00706FDE">
        <w:rPr>
          <w:rFonts w:ascii="Calibri" w:eastAsia="Times New Roman" w:hAnsi="Calibri" w:cs="Calibri"/>
          <w:color w:val="3F3F3F"/>
          <w:kern w:val="36"/>
          <w:sz w:val="24"/>
          <w:szCs w:val="24"/>
          <w:lang w:eastAsia="en-GB"/>
        </w:rPr>
        <w:t>Language :</w:t>
      </w:r>
      <w:proofErr w:type="gramEnd"/>
      <w:r w:rsidRPr="00706FDE">
        <w:rPr>
          <w:rFonts w:ascii="Calibri" w:eastAsia="Times New Roman" w:hAnsi="Calibri" w:cs="Calibri"/>
          <w:color w:val="3F3F3F"/>
          <w:kern w:val="36"/>
          <w:sz w:val="24"/>
          <w:szCs w:val="24"/>
          <w:lang w:eastAsia="en-GB"/>
        </w:rPr>
        <w:t xml:space="preserve"> </w:t>
      </w:r>
      <w:r w:rsidR="006D21DD" w:rsidRPr="006D21DD">
        <w:rPr>
          <w:rFonts w:ascii="Calibri" w:eastAsia="Times New Roman" w:hAnsi="Calibri" w:cs="Calibri"/>
          <w:color w:val="3F3F3F"/>
          <w:kern w:val="36"/>
          <w:sz w:val="24"/>
          <w:szCs w:val="24"/>
          <w:lang w:eastAsia="en-GB"/>
        </w:rPr>
        <w:t>VB.NET, SQL Server, and Crystal Reports Free Source Code</w:t>
      </w:r>
    </w:p>
    <w:p w14:paraId="6CDCE96B" w14:textId="2D5B1C83" w:rsidR="006D21DD" w:rsidRPr="006D21DD" w:rsidRDefault="006D21DD" w:rsidP="006D21D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Submitted by </w:t>
      </w:r>
      <w:hyperlink r:id="rId5" w:history="1">
        <w:r w:rsidR="00FC425D" w:rsidRPr="00FC425D">
          <w:rPr>
            <w:rStyle w:val="Hyperlink"/>
            <w:rFonts w:ascii="Calibri" w:eastAsia="Times New Roman" w:hAnsi="Calibri" w:cs="Calibri"/>
            <w:sz w:val="24"/>
            <w:szCs w:val="24"/>
            <w:lang w:eastAsia="en-GB"/>
          </w:rPr>
          <w:t>Stephen Murigi Kiiru</w:t>
        </w:r>
      </w:hyperlink>
      <w:r w:rsidR="00FC425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 xml:space="preserve"> </w:t>
      </w:r>
      <w:r w:rsidR="00FC425D"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 xml:space="preserve"> 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on Wednesday, August 18, 2021 - 13:43.</w:t>
      </w:r>
    </w:p>
    <w:p w14:paraId="71F3B244" w14:textId="77777777" w:rsidR="006D21DD" w:rsidRPr="006D21DD" w:rsidRDefault="006D21DD" w:rsidP="006D21DD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Language</w:t>
      </w:r>
    </w:p>
    <w:p w14:paraId="2D0AD969" w14:textId="77777777" w:rsidR="006D21DD" w:rsidRPr="006D21DD" w:rsidRDefault="006D21DD" w:rsidP="006D21D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hyperlink r:id="rId6" w:history="1">
        <w:r w:rsidRPr="006D21DD">
          <w:rPr>
            <w:rFonts w:ascii="Calibri" w:eastAsia="Times New Roman" w:hAnsi="Calibri" w:cs="Calibri"/>
            <w:color w:val="337AB7"/>
            <w:sz w:val="24"/>
            <w:szCs w:val="24"/>
            <w:u w:val="single"/>
            <w:lang w:eastAsia="en-GB"/>
          </w:rPr>
          <w:t>Visual Basic .NET</w:t>
        </w:r>
      </w:hyperlink>
    </w:p>
    <w:p w14:paraId="14434A9E" w14:textId="77777777" w:rsidR="006D21DD" w:rsidRPr="006D21DD" w:rsidRDefault="006D21DD" w:rsidP="006D21DD">
      <w:pPr>
        <w:spacing w:after="0" w:line="240" w:lineRule="auto"/>
        <w:rPr>
          <w:ins w:id="0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1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Discover more</w:t>
        </w:r>
      </w:ins>
    </w:p>
    <w:p w14:paraId="74924F16" w14:textId="77777777" w:rsidR="006D21DD" w:rsidRPr="006D21DD" w:rsidRDefault="006D21DD" w:rsidP="006D21DD">
      <w:pPr>
        <w:spacing w:after="0" w:line="240" w:lineRule="auto"/>
        <w:rPr>
          <w:ins w:id="2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3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Application software</w:t>
        </w:r>
      </w:ins>
    </w:p>
    <w:p w14:paraId="2BF0E7F8" w14:textId="77777777" w:rsidR="006D21DD" w:rsidRPr="006D21DD" w:rsidRDefault="006D21DD" w:rsidP="006D21DD">
      <w:pPr>
        <w:spacing w:after="0" w:line="240" w:lineRule="auto"/>
        <w:rPr>
          <w:ins w:id="4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5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App</w:t>
        </w:r>
      </w:ins>
    </w:p>
    <w:p w14:paraId="53FFDB00" w14:textId="77777777" w:rsidR="006D21DD" w:rsidRPr="006D21DD" w:rsidRDefault="006D21DD" w:rsidP="006D21DD">
      <w:pPr>
        <w:spacing w:after="0" w:line="240" w:lineRule="auto"/>
        <w:rPr>
          <w:ins w:id="6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7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Crystal Reports</w:t>
        </w:r>
      </w:ins>
    </w:p>
    <w:p w14:paraId="19817AE6" w14:textId="77777777" w:rsidR="006D21DD" w:rsidRPr="006D21DD" w:rsidRDefault="006D21DD" w:rsidP="006D21DD">
      <w:pPr>
        <w:spacing w:after="0" w:line="240" w:lineRule="auto"/>
        <w:rPr>
          <w:ins w:id="8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9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SQL Server</w:t>
        </w:r>
      </w:ins>
    </w:p>
    <w:p w14:paraId="1754929D" w14:textId="77777777" w:rsidR="006D21DD" w:rsidRPr="006D21DD" w:rsidRDefault="006D21DD" w:rsidP="006D21DD">
      <w:pPr>
        <w:spacing w:after="0" w:line="240" w:lineRule="auto"/>
        <w:rPr>
          <w:ins w:id="10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11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software</w:t>
        </w:r>
      </w:ins>
    </w:p>
    <w:p w14:paraId="22894856" w14:textId="77777777" w:rsidR="006D21DD" w:rsidRPr="006D21DD" w:rsidRDefault="006D21DD" w:rsidP="006D21DD">
      <w:pPr>
        <w:spacing w:after="0" w:line="240" w:lineRule="auto"/>
        <w:rPr>
          <w:ins w:id="12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13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Software</w:t>
        </w:r>
      </w:ins>
    </w:p>
    <w:p w14:paraId="07A8C0AB" w14:textId="77777777" w:rsidR="006D21DD" w:rsidRPr="006D21DD" w:rsidRDefault="006D21DD" w:rsidP="006D21DD">
      <w:pPr>
        <w:spacing w:after="0" w:line="240" w:lineRule="auto"/>
        <w:rPr>
          <w:ins w:id="14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15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SQL</w:t>
        </w:r>
      </w:ins>
    </w:p>
    <w:p w14:paraId="6FF42727" w14:textId="77777777" w:rsidR="006D21DD" w:rsidRPr="006D21DD" w:rsidRDefault="006D21DD" w:rsidP="006D21DD">
      <w:pPr>
        <w:spacing w:after="0" w:line="240" w:lineRule="auto"/>
        <w:rPr>
          <w:ins w:id="16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17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MS SQL SERVER</w:t>
        </w:r>
      </w:ins>
    </w:p>
    <w:p w14:paraId="048EE481" w14:textId="77777777" w:rsidR="006D21DD" w:rsidRPr="006D21DD" w:rsidRDefault="006D21DD" w:rsidP="006D21DD">
      <w:pPr>
        <w:spacing w:after="0" w:line="240" w:lineRule="auto"/>
        <w:rPr>
          <w:ins w:id="18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19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Microsoft SQL Server</w:t>
        </w:r>
      </w:ins>
    </w:p>
    <w:p w14:paraId="78E0DA8A" w14:textId="77777777" w:rsidR="006D21DD" w:rsidRPr="006D21DD" w:rsidRDefault="006D21DD" w:rsidP="006D21DD">
      <w:pPr>
        <w:spacing w:after="0" w:line="240" w:lineRule="auto"/>
        <w:rPr>
          <w:ins w:id="20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21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crystal report</w:t>
        </w:r>
      </w:ins>
    </w:p>
    <w:p w14:paraId="652CCA61" w14:textId="24019A26" w:rsidR="006D21DD" w:rsidRPr="006D21DD" w:rsidRDefault="006D21DD" w:rsidP="006D21D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FC425D">
        <w:rPr>
          <w:rFonts w:ascii="Calibri" w:eastAsia="Times New Roman" w:hAnsi="Calibri" w:cs="Calibri"/>
          <w:noProof/>
          <w:color w:val="337AB7"/>
          <w:sz w:val="24"/>
          <w:szCs w:val="24"/>
          <w:lang w:eastAsia="en-GB"/>
        </w:rPr>
        <w:drawing>
          <wp:inline distT="0" distB="0" distL="0" distR="0" wp14:anchorId="0CFFD97E" wp14:editId="5CE04D48">
            <wp:extent cx="5731510" cy="4417060"/>
            <wp:effectExtent l="0" t="0" r="2540" b="2540"/>
            <wp:docPr id="6" name="Picture 6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CDAF6" w14:textId="77777777" w:rsidR="006D21DD" w:rsidRPr="006D21DD" w:rsidRDefault="006D21DD" w:rsidP="006D21DD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This is a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VB.NET Program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that has a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CRUD Operation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that stands for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Create, Read, Update, and Delete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functionalities. The application is a software-based program that uses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MS SQL Server Database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 xml:space="preserve">. In this CRUD Program, the application stores a list of products details which are the product id, name, category, rate, and quantity. Using this simple project, you 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lastRenderedPageBreak/>
        <w:t>will learn how to handle the mentioned functionalities in VB.NET and MS SQL Server Database. The system also has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Report Generation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using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SAP Crystal Reports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. The product list has a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Search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in table feature.</w:t>
      </w:r>
    </w:p>
    <w:p w14:paraId="3F48BC2D" w14:textId="77777777" w:rsidR="006D21DD" w:rsidRPr="006D21DD" w:rsidRDefault="006D21DD" w:rsidP="006D21DD">
      <w:pPr>
        <w:shd w:val="clear" w:color="auto" w:fill="FFFFFF"/>
        <w:spacing w:before="300" w:after="150" w:line="240" w:lineRule="auto"/>
        <w:outlineLvl w:val="1"/>
        <w:rPr>
          <w:rFonts w:ascii="Calibri" w:eastAsia="Times New Roman" w:hAnsi="Calibri" w:cs="Calibri"/>
          <w:color w:val="3F3F3F"/>
          <w:sz w:val="45"/>
          <w:szCs w:val="45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45"/>
          <w:szCs w:val="45"/>
          <w:lang w:eastAsia="en-GB"/>
        </w:rPr>
        <w:t>Features</w:t>
      </w:r>
    </w:p>
    <w:p w14:paraId="6467D5A7" w14:textId="77777777" w:rsidR="006D21DD" w:rsidRPr="006D21DD" w:rsidRDefault="006D21DD" w:rsidP="006D21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Create New Product</w:t>
      </w:r>
    </w:p>
    <w:p w14:paraId="7E7C4733" w14:textId="77777777" w:rsidR="006D21DD" w:rsidRPr="006D21DD" w:rsidRDefault="006D21DD" w:rsidP="006D21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 xml:space="preserve">List Product using </w:t>
      </w:r>
      <w:proofErr w:type="spellStart"/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DataGridView</w:t>
      </w:r>
      <w:proofErr w:type="spellEnd"/>
    </w:p>
    <w:p w14:paraId="00C46013" w14:textId="77777777" w:rsidR="006D21DD" w:rsidRPr="006D21DD" w:rsidRDefault="006D21DD" w:rsidP="006D21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Update Product Details</w:t>
      </w:r>
    </w:p>
    <w:p w14:paraId="08A665CA" w14:textId="77777777" w:rsidR="006D21DD" w:rsidRPr="006D21DD" w:rsidRDefault="006D21DD" w:rsidP="006D21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Delete Product w/ Confirmation</w:t>
      </w:r>
    </w:p>
    <w:p w14:paraId="729BA24A" w14:textId="77777777" w:rsidR="006D21DD" w:rsidRPr="006D21DD" w:rsidRDefault="006D21DD" w:rsidP="006D21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Search Product in Table</w:t>
      </w:r>
    </w:p>
    <w:p w14:paraId="57ADE728" w14:textId="77777777" w:rsidR="006D21DD" w:rsidRPr="006D21DD" w:rsidRDefault="006D21DD" w:rsidP="006D21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Generate Report</w:t>
      </w:r>
    </w:p>
    <w:p w14:paraId="4589CBE9" w14:textId="77777777" w:rsidR="006D21DD" w:rsidRPr="006D21DD" w:rsidRDefault="006D21DD" w:rsidP="006D21DD">
      <w:pPr>
        <w:shd w:val="clear" w:color="auto" w:fill="FFFFFF"/>
        <w:spacing w:before="300" w:after="150" w:line="240" w:lineRule="auto"/>
        <w:outlineLvl w:val="1"/>
        <w:rPr>
          <w:rFonts w:ascii="Calibri" w:eastAsia="Times New Roman" w:hAnsi="Calibri" w:cs="Calibri"/>
          <w:color w:val="3F3F3F"/>
          <w:sz w:val="45"/>
          <w:szCs w:val="45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45"/>
          <w:szCs w:val="45"/>
          <w:lang w:eastAsia="en-GB"/>
        </w:rPr>
        <w:t>How to Operate/Use</w:t>
      </w:r>
    </w:p>
    <w:p w14:paraId="52609671" w14:textId="77777777" w:rsidR="006D21DD" w:rsidRPr="006D21DD" w:rsidRDefault="006D21DD" w:rsidP="006D21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To create or add new product details to the list,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click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the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New Button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and fill up all the text fields on the form. Then click the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Save Button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afterward.</w:t>
      </w:r>
    </w:p>
    <w:p w14:paraId="5E783CFF" w14:textId="77777777" w:rsidR="006D21DD" w:rsidRPr="006D21DD" w:rsidRDefault="006D21DD" w:rsidP="006D21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To update product details, select your desired product to update in the </w:t>
      </w:r>
      <w:proofErr w:type="spellStart"/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DataGridView</w:t>
      </w:r>
      <w:proofErr w:type="spellEnd"/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/Table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. After that, the product details will automatically fill in the current data in each text field on the form. Change the fields you want to updated and click the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Update button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.</w:t>
      </w:r>
    </w:p>
    <w:p w14:paraId="45C8FB92" w14:textId="77777777" w:rsidR="006D21DD" w:rsidRPr="006D21DD" w:rsidRDefault="006D21DD" w:rsidP="006D21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To delete the product, same as updating the details, select the product from the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Table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first then click the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Delete Button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. After that, the confirmation popup box will show.</w:t>
      </w:r>
    </w:p>
    <w:p w14:paraId="4A67F052" w14:textId="77777777" w:rsidR="006D21DD" w:rsidRPr="006D21DD" w:rsidRDefault="006D21DD" w:rsidP="006D21D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The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Search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feature will query from the database the product which product name is equal or contains the entered value in the search box/text field.</w:t>
      </w:r>
    </w:p>
    <w:p w14:paraId="107B634B" w14:textId="77777777" w:rsidR="006D21DD" w:rsidRPr="006D21DD" w:rsidRDefault="006D21DD" w:rsidP="006D21DD">
      <w:pPr>
        <w:shd w:val="clear" w:color="auto" w:fill="FFFFFF"/>
        <w:spacing w:before="300" w:after="150" w:line="240" w:lineRule="auto"/>
        <w:outlineLvl w:val="2"/>
        <w:rPr>
          <w:rFonts w:ascii="Calibri" w:eastAsia="Times New Roman" w:hAnsi="Calibri" w:cs="Calibri"/>
          <w:color w:val="3F3F3F"/>
          <w:sz w:val="36"/>
          <w:szCs w:val="36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36"/>
          <w:szCs w:val="36"/>
          <w:lang w:eastAsia="en-GB"/>
        </w:rPr>
        <w:t>These are some Snapshots</w:t>
      </w:r>
    </w:p>
    <w:p w14:paraId="689CDE21" w14:textId="77777777" w:rsidR="006D21DD" w:rsidRPr="006D21DD" w:rsidRDefault="006D21DD" w:rsidP="006D21DD">
      <w:pPr>
        <w:shd w:val="clear" w:color="auto" w:fill="FFFFFF"/>
        <w:spacing w:before="300" w:after="150" w:line="240" w:lineRule="auto"/>
        <w:outlineLvl w:val="2"/>
        <w:rPr>
          <w:rFonts w:ascii="Calibri" w:eastAsia="Times New Roman" w:hAnsi="Calibri" w:cs="Calibri"/>
          <w:color w:val="3F3F3F"/>
          <w:sz w:val="36"/>
          <w:szCs w:val="36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36"/>
          <w:szCs w:val="36"/>
          <w:lang w:eastAsia="en-GB"/>
        </w:rPr>
        <w:t>Main Form</w:t>
      </w:r>
    </w:p>
    <w:p w14:paraId="6502866E" w14:textId="40E25354" w:rsidR="006D21DD" w:rsidRPr="006D21DD" w:rsidRDefault="006D21DD" w:rsidP="006D21DD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FC425D">
        <w:rPr>
          <w:rFonts w:ascii="Calibri" w:eastAsia="Times New Roman" w:hAnsi="Calibri" w:cs="Calibri"/>
          <w:noProof/>
          <w:color w:val="3F3F3F"/>
          <w:sz w:val="24"/>
          <w:szCs w:val="24"/>
          <w:lang w:eastAsia="en-GB"/>
        </w:rPr>
        <w:lastRenderedPageBreak/>
        <w:drawing>
          <wp:inline distT="0" distB="0" distL="0" distR="0" wp14:anchorId="4E476AB3" wp14:editId="45B80D48">
            <wp:extent cx="5731510" cy="4403725"/>
            <wp:effectExtent l="0" t="0" r="2540" b="0"/>
            <wp:docPr id="5" name="Picture 5" descr="VB CR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B CRU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C2020" w14:textId="77777777" w:rsidR="006D21DD" w:rsidRPr="006D21DD" w:rsidRDefault="006D21DD" w:rsidP="006D21DD">
      <w:pPr>
        <w:spacing w:after="0" w:line="240" w:lineRule="auto"/>
        <w:jc w:val="center"/>
        <w:rPr>
          <w:ins w:id="22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23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Discover more</w:t>
        </w:r>
      </w:ins>
    </w:p>
    <w:p w14:paraId="79993042" w14:textId="77777777" w:rsidR="006D21DD" w:rsidRPr="006D21DD" w:rsidRDefault="006D21DD" w:rsidP="006D21DD">
      <w:pPr>
        <w:spacing w:after="0" w:line="240" w:lineRule="auto"/>
        <w:jc w:val="center"/>
        <w:rPr>
          <w:ins w:id="24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25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Application software</w:t>
        </w:r>
      </w:ins>
    </w:p>
    <w:p w14:paraId="04DD3C81" w14:textId="77777777" w:rsidR="006D21DD" w:rsidRPr="006D21DD" w:rsidRDefault="006D21DD" w:rsidP="006D21DD">
      <w:pPr>
        <w:spacing w:after="0" w:line="240" w:lineRule="auto"/>
        <w:jc w:val="center"/>
        <w:rPr>
          <w:ins w:id="26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27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database</w:t>
        </w:r>
      </w:ins>
    </w:p>
    <w:p w14:paraId="3666E353" w14:textId="77777777" w:rsidR="006D21DD" w:rsidRPr="006D21DD" w:rsidRDefault="006D21DD" w:rsidP="006D21DD">
      <w:pPr>
        <w:spacing w:after="0" w:line="240" w:lineRule="auto"/>
        <w:jc w:val="center"/>
        <w:rPr>
          <w:ins w:id="28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29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Application</w:t>
        </w:r>
      </w:ins>
    </w:p>
    <w:p w14:paraId="242BC56A" w14:textId="77777777" w:rsidR="006D21DD" w:rsidRPr="006D21DD" w:rsidRDefault="006D21DD" w:rsidP="006D21DD">
      <w:pPr>
        <w:spacing w:after="0" w:line="240" w:lineRule="auto"/>
        <w:jc w:val="center"/>
        <w:rPr>
          <w:ins w:id="30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31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SQL</w:t>
        </w:r>
      </w:ins>
    </w:p>
    <w:p w14:paraId="3E413A51" w14:textId="77777777" w:rsidR="006D21DD" w:rsidRPr="006D21DD" w:rsidRDefault="006D21DD" w:rsidP="006D21DD">
      <w:pPr>
        <w:spacing w:after="0" w:line="240" w:lineRule="auto"/>
        <w:jc w:val="center"/>
        <w:rPr>
          <w:ins w:id="32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33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App</w:t>
        </w:r>
      </w:ins>
    </w:p>
    <w:p w14:paraId="676701DA" w14:textId="77777777" w:rsidR="006D21DD" w:rsidRPr="006D21DD" w:rsidRDefault="006D21DD" w:rsidP="006D21DD">
      <w:pPr>
        <w:spacing w:after="0" w:line="240" w:lineRule="auto"/>
        <w:jc w:val="center"/>
        <w:rPr>
          <w:ins w:id="34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35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Reports</w:t>
        </w:r>
      </w:ins>
    </w:p>
    <w:p w14:paraId="75BEEC85" w14:textId="77777777" w:rsidR="006D21DD" w:rsidRPr="006D21DD" w:rsidRDefault="006D21DD" w:rsidP="006D21DD">
      <w:pPr>
        <w:spacing w:after="0" w:line="240" w:lineRule="auto"/>
        <w:jc w:val="center"/>
        <w:rPr>
          <w:ins w:id="36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37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Report</w:t>
        </w:r>
      </w:ins>
    </w:p>
    <w:p w14:paraId="3884B2D6" w14:textId="77777777" w:rsidR="006D21DD" w:rsidRPr="006D21DD" w:rsidRDefault="006D21DD" w:rsidP="006D21DD">
      <w:pPr>
        <w:spacing w:after="0" w:line="240" w:lineRule="auto"/>
        <w:jc w:val="center"/>
        <w:rPr>
          <w:ins w:id="38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39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Database</w:t>
        </w:r>
      </w:ins>
    </w:p>
    <w:p w14:paraId="55CD93C8" w14:textId="77777777" w:rsidR="006D21DD" w:rsidRPr="006D21DD" w:rsidRDefault="006D21DD" w:rsidP="006D21DD">
      <w:pPr>
        <w:spacing w:after="0" w:line="240" w:lineRule="auto"/>
        <w:jc w:val="center"/>
        <w:rPr>
          <w:ins w:id="40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41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Visual Studio</w:t>
        </w:r>
      </w:ins>
    </w:p>
    <w:p w14:paraId="4AAB49E7" w14:textId="77777777" w:rsidR="006D21DD" w:rsidRPr="006D21DD" w:rsidRDefault="006D21DD" w:rsidP="006D21DD">
      <w:pPr>
        <w:spacing w:after="0" w:line="240" w:lineRule="auto"/>
        <w:jc w:val="center"/>
        <w:rPr>
          <w:ins w:id="42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43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crystal report</w:t>
        </w:r>
      </w:ins>
    </w:p>
    <w:p w14:paraId="283F127D" w14:textId="77777777" w:rsidR="006D21DD" w:rsidRPr="006D21DD" w:rsidRDefault="006D21DD" w:rsidP="006D21DD">
      <w:pPr>
        <w:shd w:val="clear" w:color="auto" w:fill="FFFFFF"/>
        <w:spacing w:before="300" w:after="150" w:line="240" w:lineRule="auto"/>
        <w:outlineLvl w:val="2"/>
        <w:rPr>
          <w:rFonts w:ascii="Calibri" w:eastAsia="Times New Roman" w:hAnsi="Calibri" w:cs="Calibri"/>
          <w:color w:val="3F3F3F"/>
          <w:sz w:val="36"/>
          <w:szCs w:val="36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36"/>
          <w:szCs w:val="36"/>
          <w:lang w:eastAsia="en-GB"/>
        </w:rPr>
        <w:t>Updating Product Details</w:t>
      </w:r>
    </w:p>
    <w:p w14:paraId="16B50AA6" w14:textId="443FFC66" w:rsidR="006D21DD" w:rsidRPr="006D21DD" w:rsidRDefault="006D21DD" w:rsidP="006D21DD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FC425D">
        <w:rPr>
          <w:rFonts w:ascii="Calibri" w:eastAsia="Times New Roman" w:hAnsi="Calibri" w:cs="Calibri"/>
          <w:noProof/>
          <w:color w:val="3F3F3F"/>
          <w:sz w:val="24"/>
          <w:szCs w:val="24"/>
          <w:lang w:eastAsia="en-GB"/>
        </w:rPr>
        <w:lastRenderedPageBreak/>
        <w:drawing>
          <wp:inline distT="0" distB="0" distL="0" distR="0" wp14:anchorId="24D52A26" wp14:editId="1599B1A0">
            <wp:extent cx="5731510" cy="4418965"/>
            <wp:effectExtent l="0" t="0" r="2540" b="635"/>
            <wp:docPr id="4" name="Picture 4" descr="VB CR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B CRU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2F7D" w14:textId="77777777" w:rsidR="006D21DD" w:rsidRPr="006D21DD" w:rsidRDefault="006D21DD" w:rsidP="006D21DD">
      <w:pPr>
        <w:shd w:val="clear" w:color="auto" w:fill="FFFFFF"/>
        <w:spacing w:before="300" w:after="150" w:line="240" w:lineRule="auto"/>
        <w:outlineLvl w:val="2"/>
        <w:rPr>
          <w:rFonts w:ascii="Calibri" w:eastAsia="Times New Roman" w:hAnsi="Calibri" w:cs="Calibri"/>
          <w:color w:val="3F3F3F"/>
          <w:sz w:val="36"/>
          <w:szCs w:val="36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36"/>
          <w:szCs w:val="36"/>
          <w:lang w:eastAsia="en-GB"/>
        </w:rPr>
        <w:t>Delete Confirmation</w:t>
      </w:r>
    </w:p>
    <w:p w14:paraId="7D389630" w14:textId="104275D1" w:rsidR="006D21DD" w:rsidRPr="006D21DD" w:rsidRDefault="006D21DD" w:rsidP="006D21DD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FC425D">
        <w:rPr>
          <w:rFonts w:ascii="Calibri" w:eastAsia="Times New Roman" w:hAnsi="Calibri" w:cs="Calibri"/>
          <w:noProof/>
          <w:color w:val="3F3F3F"/>
          <w:sz w:val="24"/>
          <w:szCs w:val="24"/>
          <w:lang w:eastAsia="en-GB"/>
        </w:rPr>
        <w:drawing>
          <wp:inline distT="0" distB="0" distL="0" distR="0" wp14:anchorId="20BEB478" wp14:editId="6EBE2947">
            <wp:extent cx="4737100" cy="2495550"/>
            <wp:effectExtent l="0" t="0" r="6350" b="0"/>
            <wp:docPr id="3" name="Picture 3" descr="VB CR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B CRU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6B016" w14:textId="77777777" w:rsidR="006D21DD" w:rsidRPr="006D21DD" w:rsidRDefault="006D21DD" w:rsidP="006D21DD">
      <w:pPr>
        <w:spacing w:after="0" w:line="240" w:lineRule="auto"/>
        <w:jc w:val="center"/>
        <w:rPr>
          <w:ins w:id="44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45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Discover more</w:t>
        </w:r>
      </w:ins>
    </w:p>
    <w:p w14:paraId="72FE378C" w14:textId="77777777" w:rsidR="006D21DD" w:rsidRPr="006D21DD" w:rsidRDefault="006D21DD" w:rsidP="006D21DD">
      <w:pPr>
        <w:spacing w:after="0" w:line="240" w:lineRule="auto"/>
        <w:jc w:val="center"/>
        <w:rPr>
          <w:ins w:id="46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47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database</w:t>
        </w:r>
      </w:ins>
    </w:p>
    <w:p w14:paraId="1DA5E3EE" w14:textId="77777777" w:rsidR="006D21DD" w:rsidRPr="006D21DD" w:rsidRDefault="006D21DD" w:rsidP="006D21DD">
      <w:pPr>
        <w:spacing w:after="0" w:line="240" w:lineRule="auto"/>
        <w:jc w:val="center"/>
        <w:rPr>
          <w:ins w:id="48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49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MySQL</w:t>
        </w:r>
      </w:ins>
    </w:p>
    <w:p w14:paraId="0025F4DC" w14:textId="77777777" w:rsidR="006D21DD" w:rsidRPr="006D21DD" w:rsidRDefault="006D21DD" w:rsidP="006D21DD">
      <w:pPr>
        <w:spacing w:after="0" w:line="240" w:lineRule="auto"/>
        <w:jc w:val="center"/>
        <w:rPr>
          <w:ins w:id="50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51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Application</w:t>
        </w:r>
      </w:ins>
    </w:p>
    <w:p w14:paraId="4B2F55C4" w14:textId="77777777" w:rsidR="006D21DD" w:rsidRPr="006D21DD" w:rsidRDefault="006D21DD" w:rsidP="006D21DD">
      <w:pPr>
        <w:spacing w:after="0" w:line="240" w:lineRule="auto"/>
        <w:jc w:val="center"/>
        <w:rPr>
          <w:ins w:id="52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53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MS SQL Server</w:t>
        </w:r>
      </w:ins>
    </w:p>
    <w:p w14:paraId="71FA22BC" w14:textId="77777777" w:rsidR="006D21DD" w:rsidRPr="006D21DD" w:rsidRDefault="006D21DD" w:rsidP="006D21DD">
      <w:pPr>
        <w:spacing w:after="0" w:line="240" w:lineRule="auto"/>
        <w:jc w:val="center"/>
        <w:rPr>
          <w:ins w:id="54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55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SAP Crystal Reports</w:t>
        </w:r>
      </w:ins>
    </w:p>
    <w:p w14:paraId="2413690E" w14:textId="77777777" w:rsidR="006D21DD" w:rsidRPr="006D21DD" w:rsidRDefault="006D21DD" w:rsidP="006D21DD">
      <w:pPr>
        <w:spacing w:after="0" w:line="240" w:lineRule="auto"/>
        <w:jc w:val="center"/>
        <w:rPr>
          <w:ins w:id="56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57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lastRenderedPageBreak/>
          <w:t>Database</w:t>
        </w:r>
      </w:ins>
    </w:p>
    <w:p w14:paraId="17B20126" w14:textId="77777777" w:rsidR="006D21DD" w:rsidRPr="006D21DD" w:rsidRDefault="006D21DD" w:rsidP="006D21DD">
      <w:pPr>
        <w:spacing w:after="0" w:line="240" w:lineRule="auto"/>
        <w:jc w:val="center"/>
        <w:rPr>
          <w:ins w:id="58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59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net</w:t>
        </w:r>
      </w:ins>
    </w:p>
    <w:p w14:paraId="22E2D816" w14:textId="77777777" w:rsidR="006D21DD" w:rsidRPr="006D21DD" w:rsidRDefault="006D21DD" w:rsidP="006D21DD">
      <w:pPr>
        <w:spacing w:after="0" w:line="240" w:lineRule="auto"/>
        <w:jc w:val="center"/>
        <w:rPr>
          <w:ins w:id="60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61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Reports</w:t>
        </w:r>
      </w:ins>
    </w:p>
    <w:p w14:paraId="73889031" w14:textId="77777777" w:rsidR="006D21DD" w:rsidRPr="006D21DD" w:rsidRDefault="006D21DD" w:rsidP="006D21DD">
      <w:pPr>
        <w:spacing w:after="0" w:line="240" w:lineRule="auto"/>
        <w:jc w:val="center"/>
        <w:rPr>
          <w:ins w:id="62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63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Report</w:t>
        </w:r>
      </w:ins>
    </w:p>
    <w:p w14:paraId="59109D96" w14:textId="77777777" w:rsidR="006D21DD" w:rsidRPr="006D21DD" w:rsidRDefault="006D21DD" w:rsidP="006D21DD">
      <w:pPr>
        <w:spacing w:after="0" w:line="240" w:lineRule="auto"/>
        <w:jc w:val="center"/>
        <w:rPr>
          <w:ins w:id="64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65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crystal report</w:t>
        </w:r>
      </w:ins>
    </w:p>
    <w:p w14:paraId="6D7A7202" w14:textId="77777777" w:rsidR="006D21DD" w:rsidRPr="006D21DD" w:rsidRDefault="006D21DD" w:rsidP="006D21DD">
      <w:pPr>
        <w:shd w:val="clear" w:color="auto" w:fill="FFFFFF"/>
        <w:spacing w:before="300" w:after="150" w:line="240" w:lineRule="auto"/>
        <w:outlineLvl w:val="2"/>
        <w:rPr>
          <w:rFonts w:ascii="Calibri" w:eastAsia="Times New Roman" w:hAnsi="Calibri" w:cs="Calibri"/>
          <w:color w:val="3F3F3F"/>
          <w:sz w:val="36"/>
          <w:szCs w:val="36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36"/>
          <w:szCs w:val="36"/>
          <w:lang w:eastAsia="en-GB"/>
        </w:rPr>
        <w:t>Search</w:t>
      </w:r>
    </w:p>
    <w:p w14:paraId="0D74B3DC" w14:textId="0D8705C3" w:rsidR="006D21DD" w:rsidRPr="006D21DD" w:rsidRDefault="006D21DD" w:rsidP="006D21DD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FC425D">
        <w:rPr>
          <w:rFonts w:ascii="Calibri" w:eastAsia="Times New Roman" w:hAnsi="Calibri" w:cs="Calibri"/>
          <w:noProof/>
          <w:color w:val="3F3F3F"/>
          <w:sz w:val="24"/>
          <w:szCs w:val="24"/>
          <w:lang w:eastAsia="en-GB"/>
        </w:rPr>
        <w:drawing>
          <wp:inline distT="0" distB="0" distL="0" distR="0" wp14:anchorId="4F1E3011" wp14:editId="6785A7E6">
            <wp:extent cx="5731510" cy="2117725"/>
            <wp:effectExtent l="0" t="0" r="2540" b="0"/>
            <wp:docPr id="2" name="Picture 2" descr="VB CR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B CRU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4BF96" w14:textId="77777777" w:rsidR="006D21DD" w:rsidRPr="006D21DD" w:rsidRDefault="006D21DD" w:rsidP="006D21DD">
      <w:pPr>
        <w:shd w:val="clear" w:color="auto" w:fill="FFFFFF"/>
        <w:spacing w:before="300" w:after="150" w:line="240" w:lineRule="auto"/>
        <w:outlineLvl w:val="2"/>
        <w:rPr>
          <w:rFonts w:ascii="Calibri" w:eastAsia="Times New Roman" w:hAnsi="Calibri" w:cs="Calibri"/>
          <w:color w:val="3F3F3F"/>
          <w:sz w:val="36"/>
          <w:szCs w:val="36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36"/>
          <w:szCs w:val="36"/>
          <w:lang w:eastAsia="en-GB"/>
        </w:rPr>
        <w:t>Report</w:t>
      </w:r>
    </w:p>
    <w:p w14:paraId="09D6ADF8" w14:textId="5FE137EB" w:rsidR="006D21DD" w:rsidRPr="006D21DD" w:rsidRDefault="006D21DD" w:rsidP="006D21DD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FC425D">
        <w:rPr>
          <w:rFonts w:ascii="Calibri" w:eastAsia="Times New Roman" w:hAnsi="Calibri" w:cs="Calibri"/>
          <w:noProof/>
          <w:color w:val="3F3F3F"/>
          <w:sz w:val="24"/>
          <w:szCs w:val="24"/>
          <w:lang w:eastAsia="en-GB"/>
        </w:rPr>
        <w:drawing>
          <wp:inline distT="0" distB="0" distL="0" distR="0" wp14:anchorId="5426D929" wp14:editId="5A112C66">
            <wp:extent cx="5731510" cy="3088005"/>
            <wp:effectExtent l="0" t="0" r="2540" b="0"/>
            <wp:docPr id="1" name="Picture 1" descr="VB CR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B CRU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CB9B8" w14:textId="77777777" w:rsidR="006D21DD" w:rsidRPr="006D21DD" w:rsidRDefault="006D21DD" w:rsidP="006D21DD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 xml:space="preserve">The source code is free to download. </w:t>
      </w:r>
      <w:proofErr w:type="spellStart"/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Fee</w:t>
      </w:r>
      <w:proofErr w:type="spellEnd"/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 xml:space="preserve"> free to download and modify the source code to enhance your programming capabilities using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VB.NET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,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MS SQL Server Database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, and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SAP Crystal Reports</w:t>
      </w:r>
    </w:p>
    <w:p w14:paraId="2DCD8B48" w14:textId="77777777" w:rsidR="006D21DD" w:rsidRPr="006D21DD" w:rsidRDefault="006D21DD" w:rsidP="006D21DD">
      <w:pPr>
        <w:spacing w:after="0" w:line="240" w:lineRule="auto"/>
        <w:jc w:val="center"/>
        <w:rPr>
          <w:ins w:id="66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67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Discover more</w:t>
        </w:r>
      </w:ins>
    </w:p>
    <w:p w14:paraId="41650EEA" w14:textId="77777777" w:rsidR="006D21DD" w:rsidRPr="006D21DD" w:rsidRDefault="006D21DD" w:rsidP="006D21DD">
      <w:pPr>
        <w:spacing w:after="0" w:line="240" w:lineRule="auto"/>
        <w:jc w:val="center"/>
        <w:rPr>
          <w:ins w:id="68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69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.NET Core</w:t>
        </w:r>
      </w:ins>
    </w:p>
    <w:p w14:paraId="5CFA04F7" w14:textId="77777777" w:rsidR="006D21DD" w:rsidRPr="006D21DD" w:rsidRDefault="006D21DD" w:rsidP="006D21DD">
      <w:pPr>
        <w:spacing w:after="0" w:line="240" w:lineRule="auto"/>
        <w:jc w:val="center"/>
        <w:rPr>
          <w:ins w:id="70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71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Application</w:t>
        </w:r>
      </w:ins>
    </w:p>
    <w:p w14:paraId="7E9D6F63" w14:textId="77777777" w:rsidR="006D21DD" w:rsidRPr="006D21DD" w:rsidRDefault="006D21DD" w:rsidP="006D21DD">
      <w:pPr>
        <w:spacing w:after="0" w:line="240" w:lineRule="auto"/>
        <w:jc w:val="center"/>
        <w:rPr>
          <w:ins w:id="72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73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SQL</w:t>
        </w:r>
      </w:ins>
    </w:p>
    <w:p w14:paraId="78C72C3C" w14:textId="77777777" w:rsidR="006D21DD" w:rsidRPr="006D21DD" w:rsidRDefault="006D21DD" w:rsidP="006D21DD">
      <w:pPr>
        <w:spacing w:after="0" w:line="240" w:lineRule="auto"/>
        <w:jc w:val="center"/>
        <w:rPr>
          <w:ins w:id="74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75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lastRenderedPageBreak/>
          <w:t>database</w:t>
        </w:r>
      </w:ins>
    </w:p>
    <w:p w14:paraId="0BF902FE" w14:textId="77777777" w:rsidR="006D21DD" w:rsidRPr="006D21DD" w:rsidRDefault="006D21DD" w:rsidP="006D21DD">
      <w:pPr>
        <w:spacing w:after="0" w:line="240" w:lineRule="auto"/>
        <w:jc w:val="center"/>
        <w:rPr>
          <w:ins w:id="76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77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Application software</w:t>
        </w:r>
      </w:ins>
    </w:p>
    <w:p w14:paraId="6AF4943A" w14:textId="77777777" w:rsidR="006D21DD" w:rsidRPr="006D21DD" w:rsidRDefault="006D21DD" w:rsidP="006D21DD">
      <w:pPr>
        <w:spacing w:after="0" w:line="240" w:lineRule="auto"/>
        <w:jc w:val="center"/>
        <w:rPr>
          <w:ins w:id="78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79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MS SQL SERVER</w:t>
        </w:r>
      </w:ins>
    </w:p>
    <w:p w14:paraId="43E759A0" w14:textId="77777777" w:rsidR="006D21DD" w:rsidRPr="006D21DD" w:rsidRDefault="006D21DD" w:rsidP="006D21DD">
      <w:pPr>
        <w:spacing w:after="0" w:line="240" w:lineRule="auto"/>
        <w:jc w:val="center"/>
        <w:rPr>
          <w:ins w:id="80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81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SAP Crystal Reports</w:t>
        </w:r>
      </w:ins>
    </w:p>
    <w:p w14:paraId="1D661FFA" w14:textId="77777777" w:rsidR="006D21DD" w:rsidRPr="006D21DD" w:rsidRDefault="006D21DD" w:rsidP="006D21DD">
      <w:pPr>
        <w:spacing w:after="0" w:line="240" w:lineRule="auto"/>
        <w:jc w:val="center"/>
        <w:rPr>
          <w:ins w:id="82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83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DB</w:t>
        </w:r>
      </w:ins>
    </w:p>
    <w:p w14:paraId="71E56CEB" w14:textId="77777777" w:rsidR="006D21DD" w:rsidRPr="006D21DD" w:rsidRDefault="006D21DD" w:rsidP="006D21DD">
      <w:pPr>
        <w:spacing w:after="0" w:line="240" w:lineRule="auto"/>
        <w:jc w:val="center"/>
        <w:rPr>
          <w:ins w:id="84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85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net</w:t>
        </w:r>
      </w:ins>
    </w:p>
    <w:p w14:paraId="09906EEE" w14:textId="77777777" w:rsidR="006D21DD" w:rsidRPr="006D21DD" w:rsidRDefault="006D21DD" w:rsidP="006D21DD">
      <w:pPr>
        <w:spacing w:after="0" w:line="240" w:lineRule="auto"/>
        <w:jc w:val="center"/>
        <w:rPr>
          <w:ins w:id="86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87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software</w:t>
        </w:r>
      </w:ins>
    </w:p>
    <w:p w14:paraId="04FC682C" w14:textId="77777777" w:rsidR="006D21DD" w:rsidRPr="006D21DD" w:rsidRDefault="006D21DD" w:rsidP="006D21DD">
      <w:pPr>
        <w:shd w:val="clear" w:color="auto" w:fill="FFFFFF"/>
        <w:spacing w:before="300" w:after="150" w:line="240" w:lineRule="auto"/>
        <w:outlineLvl w:val="1"/>
        <w:rPr>
          <w:rFonts w:ascii="Calibri" w:eastAsia="Times New Roman" w:hAnsi="Calibri" w:cs="Calibri"/>
          <w:color w:val="3F3F3F"/>
          <w:sz w:val="45"/>
          <w:szCs w:val="45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45"/>
          <w:szCs w:val="45"/>
          <w:lang w:eastAsia="en-GB"/>
        </w:rPr>
        <w:t xml:space="preserve">How to </w:t>
      </w:r>
      <w:proofErr w:type="gramStart"/>
      <w:r w:rsidRPr="006D21DD">
        <w:rPr>
          <w:rFonts w:ascii="Calibri" w:eastAsia="Times New Roman" w:hAnsi="Calibri" w:cs="Calibri"/>
          <w:b/>
          <w:bCs/>
          <w:color w:val="3F3F3F"/>
          <w:sz w:val="45"/>
          <w:szCs w:val="45"/>
          <w:lang w:eastAsia="en-GB"/>
        </w:rPr>
        <w:t>Run ??</w:t>
      </w:r>
      <w:proofErr w:type="gramEnd"/>
    </w:p>
    <w:p w14:paraId="62350CF1" w14:textId="77777777" w:rsidR="006D21DD" w:rsidRPr="006D21DD" w:rsidRDefault="006D21DD" w:rsidP="006D21DD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C7254E"/>
          <w:shd w:val="clear" w:color="auto" w:fill="F9F2F4"/>
          <w:lang w:eastAsia="en-GB"/>
        </w:rPr>
        <w:t>Requirements</w:t>
      </w:r>
    </w:p>
    <w:p w14:paraId="283E52CB" w14:textId="77777777" w:rsidR="006D21DD" w:rsidRPr="006D21DD" w:rsidRDefault="006D21DD" w:rsidP="006D21DD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 xml:space="preserve">Download and </w:t>
      </w:r>
      <w:proofErr w:type="gramStart"/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Install</w:t>
      </w:r>
      <w:proofErr w:type="gramEnd"/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 xml:space="preserve"> the following</w:t>
      </w:r>
    </w:p>
    <w:p w14:paraId="79FAF608" w14:textId="77777777" w:rsidR="006D21DD" w:rsidRPr="006D21DD" w:rsidRDefault="006D21DD" w:rsidP="006D21D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Microsoft Visual Studio Software 2010 or later version</w:t>
      </w:r>
    </w:p>
    <w:p w14:paraId="2BBD8B44" w14:textId="77777777" w:rsidR="006D21DD" w:rsidRPr="006D21DD" w:rsidRDefault="006D21DD" w:rsidP="006D21D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Microsoft SQL Express Server</w:t>
      </w:r>
    </w:p>
    <w:p w14:paraId="21947B02" w14:textId="77777777" w:rsidR="006D21DD" w:rsidRPr="006D21DD" w:rsidRDefault="006D21DD" w:rsidP="006D21D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Microsoft SQL Server Management Studio</w:t>
      </w:r>
    </w:p>
    <w:p w14:paraId="583FC442" w14:textId="77777777" w:rsidR="006D21DD" w:rsidRPr="006D21DD" w:rsidRDefault="006D21DD" w:rsidP="006D21D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SAP Crystal Reports</w:t>
      </w:r>
    </w:p>
    <w:p w14:paraId="2158EB39" w14:textId="77777777" w:rsidR="006D21DD" w:rsidRPr="006D21DD" w:rsidRDefault="006D21DD" w:rsidP="006D21DD">
      <w:pPr>
        <w:shd w:val="clear" w:color="auto" w:fill="FFFFFF"/>
        <w:spacing w:after="150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Installation/Setup</w:t>
      </w:r>
    </w:p>
    <w:p w14:paraId="6B44BBFA" w14:textId="77777777" w:rsidR="006D21DD" w:rsidRPr="006D21DD" w:rsidRDefault="006D21DD" w:rsidP="006D21DD">
      <w:pPr>
        <w:spacing w:after="0" w:line="240" w:lineRule="auto"/>
        <w:jc w:val="center"/>
        <w:rPr>
          <w:ins w:id="88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89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Discover more</w:t>
        </w:r>
      </w:ins>
    </w:p>
    <w:p w14:paraId="46EC5098" w14:textId="77777777" w:rsidR="006D21DD" w:rsidRPr="006D21DD" w:rsidRDefault="006D21DD" w:rsidP="006D21DD">
      <w:pPr>
        <w:spacing w:after="0" w:line="240" w:lineRule="auto"/>
        <w:jc w:val="center"/>
        <w:rPr>
          <w:ins w:id="90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91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Reports</w:t>
        </w:r>
      </w:ins>
    </w:p>
    <w:p w14:paraId="72DCAAE9" w14:textId="77777777" w:rsidR="006D21DD" w:rsidRPr="006D21DD" w:rsidRDefault="006D21DD" w:rsidP="006D21DD">
      <w:pPr>
        <w:spacing w:after="0" w:line="240" w:lineRule="auto"/>
        <w:jc w:val="center"/>
        <w:rPr>
          <w:ins w:id="92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93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MySQL</w:t>
        </w:r>
      </w:ins>
    </w:p>
    <w:p w14:paraId="1695A8BB" w14:textId="77777777" w:rsidR="006D21DD" w:rsidRPr="006D21DD" w:rsidRDefault="006D21DD" w:rsidP="006D21DD">
      <w:pPr>
        <w:spacing w:after="0" w:line="240" w:lineRule="auto"/>
        <w:jc w:val="center"/>
        <w:rPr>
          <w:ins w:id="94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95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Application software</w:t>
        </w:r>
      </w:ins>
    </w:p>
    <w:p w14:paraId="0676B99F" w14:textId="77777777" w:rsidR="006D21DD" w:rsidRPr="006D21DD" w:rsidRDefault="006D21DD" w:rsidP="006D21DD">
      <w:pPr>
        <w:spacing w:after="0" w:line="240" w:lineRule="auto"/>
        <w:jc w:val="center"/>
        <w:rPr>
          <w:ins w:id="96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97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net</w:t>
        </w:r>
      </w:ins>
    </w:p>
    <w:p w14:paraId="13BBB845" w14:textId="77777777" w:rsidR="006D21DD" w:rsidRPr="006D21DD" w:rsidRDefault="006D21DD" w:rsidP="006D21DD">
      <w:pPr>
        <w:spacing w:after="0" w:line="240" w:lineRule="auto"/>
        <w:jc w:val="center"/>
        <w:rPr>
          <w:ins w:id="98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99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Microsoft Visual Studio</w:t>
        </w:r>
      </w:ins>
    </w:p>
    <w:p w14:paraId="2398E8B0" w14:textId="77777777" w:rsidR="006D21DD" w:rsidRPr="006D21DD" w:rsidRDefault="006D21DD" w:rsidP="006D21DD">
      <w:pPr>
        <w:spacing w:after="0" w:line="240" w:lineRule="auto"/>
        <w:jc w:val="center"/>
        <w:rPr>
          <w:ins w:id="100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101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Software</w:t>
        </w:r>
      </w:ins>
    </w:p>
    <w:p w14:paraId="3C237590" w14:textId="77777777" w:rsidR="006D21DD" w:rsidRPr="006D21DD" w:rsidRDefault="006D21DD" w:rsidP="006D21DD">
      <w:pPr>
        <w:spacing w:after="0" w:line="240" w:lineRule="auto"/>
        <w:jc w:val="center"/>
        <w:rPr>
          <w:ins w:id="102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103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SAP Crystal Reports</w:t>
        </w:r>
      </w:ins>
    </w:p>
    <w:p w14:paraId="3761F60C" w14:textId="77777777" w:rsidR="006D21DD" w:rsidRPr="006D21DD" w:rsidRDefault="006D21DD" w:rsidP="006D21DD">
      <w:pPr>
        <w:spacing w:after="0" w:line="240" w:lineRule="auto"/>
        <w:jc w:val="center"/>
        <w:rPr>
          <w:ins w:id="104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105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DB</w:t>
        </w:r>
      </w:ins>
    </w:p>
    <w:p w14:paraId="4428F0F1" w14:textId="77777777" w:rsidR="006D21DD" w:rsidRPr="006D21DD" w:rsidRDefault="006D21DD" w:rsidP="006D21DD">
      <w:pPr>
        <w:spacing w:after="0" w:line="240" w:lineRule="auto"/>
        <w:jc w:val="center"/>
        <w:rPr>
          <w:ins w:id="106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107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SQL SERVER</w:t>
        </w:r>
      </w:ins>
    </w:p>
    <w:p w14:paraId="71B02B6F" w14:textId="77777777" w:rsidR="006D21DD" w:rsidRPr="006D21DD" w:rsidRDefault="006D21DD" w:rsidP="006D21DD">
      <w:pPr>
        <w:spacing w:after="0" w:line="240" w:lineRule="auto"/>
        <w:jc w:val="center"/>
        <w:rPr>
          <w:ins w:id="108" w:author="Unknown"/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ins w:id="109" w:author="Unknown">
        <w:r w:rsidRPr="006D21DD">
          <w:rPr>
            <w:rFonts w:ascii="Calibri" w:eastAsia="Times New Roman" w:hAnsi="Calibri" w:cs="Calibri"/>
            <w:color w:val="3F3F3F"/>
            <w:sz w:val="24"/>
            <w:szCs w:val="24"/>
            <w:lang w:eastAsia="en-GB"/>
          </w:rPr>
          <w:t>SQL Server</w:t>
        </w:r>
      </w:ins>
    </w:p>
    <w:p w14:paraId="0E7F3205" w14:textId="77777777" w:rsidR="006D21DD" w:rsidRPr="006D21DD" w:rsidRDefault="006D21DD" w:rsidP="006D21D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Download 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and </w:t>
      </w:r>
      <w:proofErr w:type="gramStart"/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Extract</w:t>
      </w:r>
      <w:proofErr w:type="gramEnd"/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 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the provided source code </w:t>
      </w:r>
      <w:r w:rsidRPr="006D21DD">
        <w:rPr>
          <w:rFonts w:ascii="Calibri" w:eastAsia="Times New Roman" w:hAnsi="Calibri" w:cs="Calibri"/>
          <w:color w:val="C7254E"/>
          <w:shd w:val="clear" w:color="auto" w:fill="F9F2F4"/>
          <w:lang w:eastAsia="en-GB"/>
        </w:rPr>
        <w:t>zip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file. (</w:t>
      </w:r>
      <w:proofErr w:type="gramStart"/>
      <w:r w:rsidRPr="006D21DD">
        <w:rPr>
          <w:rFonts w:ascii="Calibri" w:eastAsia="Times New Roman" w:hAnsi="Calibri" w:cs="Calibri"/>
          <w:i/>
          <w:iCs/>
          <w:color w:val="3F3F3F"/>
          <w:sz w:val="24"/>
          <w:szCs w:val="24"/>
          <w:lang w:eastAsia="en-GB"/>
        </w:rPr>
        <w:t>download</w:t>
      </w:r>
      <w:proofErr w:type="gramEnd"/>
      <w:r w:rsidRPr="006D21DD">
        <w:rPr>
          <w:rFonts w:ascii="Calibri" w:eastAsia="Times New Roman" w:hAnsi="Calibri" w:cs="Calibri"/>
          <w:i/>
          <w:iCs/>
          <w:color w:val="3F3F3F"/>
          <w:sz w:val="24"/>
          <w:szCs w:val="24"/>
          <w:lang w:eastAsia="en-GB"/>
        </w:rPr>
        <w:t xml:space="preserve"> button is located below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)</w:t>
      </w:r>
    </w:p>
    <w:p w14:paraId="40AEA47C" w14:textId="77777777" w:rsidR="006D21DD" w:rsidRPr="006D21DD" w:rsidRDefault="006D21DD" w:rsidP="006D21D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Locate 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the </w:t>
      </w:r>
      <w:r w:rsidRPr="006D21DD">
        <w:rPr>
          <w:rFonts w:ascii="Calibri" w:eastAsia="Times New Roman" w:hAnsi="Calibri" w:cs="Calibri"/>
          <w:color w:val="C7254E"/>
          <w:shd w:val="clear" w:color="auto" w:fill="F9F2F4"/>
          <w:lang w:eastAsia="en-GB"/>
        </w:rPr>
        <w:t>SQL Backup File (.BAK)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inside the extracted source code folder. The file is known as </w:t>
      </w:r>
      <w:proofErr w:type="spellStart"/>
      <w:r w:rsidRPr="006D21DD">
        <w:rPr>
          <w:rFonts w:ascii="Calibri" w:eastAsia="Times New Roman" w:hAnsi="Calibri" w:cs="Calibri"/>
          <w:color w:val="C7254E"/>
          <w:shd w:val="clear" w:color="auto" w:fill="F9F2F4"/>
          <w:lang w:eastAsia="en-GB"/>
        </w:rPr>
        <w:t>CRUD_DB.bak</w:t>
      </w:r>
      <w:proofErr w:type="spellEnd"/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located inside the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Database Script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folder.</w:t>
      </w:r>
    </w:p>
    <w:p w14:paraId="06E90B82" w14:textId="77777777" w:rsidR="006D21DD" w:rsidRPr="006D21DD" w:rsidRDefault="006D21DD" w:rsidP="006D21D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Open 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your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MS SQL Server Management Studio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and connect to a server. Then, restore the </w:t>
      </w:r>
      <w:r w:rsidRPr="006D21DD">
        <w:rPr>
          <w:rFonts w:ascii="Calibri" w:eastAsia="Times New Roman" w:hAnsi="Calibri" w:cs="Calibri"/>
          <w:color w:val="C7254E"/>
          <w:shd w:val="clear" w:color="auto" w:fill="F9F2F4"/>
          <w:lang w:eastAsia="en-GB"/>
        </w:rPr>
        <w:t>SQL Backup File (.</w:t>
      </w:r>
      <w:proofErr w:type="spellStart"/>
      <w:r w:rsidRPr="006D21DD">
        <w:rPr>
          <w:rFonts w:ascii="Calibri" w:eastAsia="Times New Roman" w:hAnsi="Calibri" w:cs="Calibri"/>
          <w:color w:val="C7254E"/>
          <w:shd w:val="clear" w:color="auto" w:fill="F9F2F4"/>
          <w:lang w:eastAsia="en-GB"/>
        </w:rPr>
        <w:t>bak</w:t>
      </w:r>
      <w:proofErr w:type="spellEnd"/>
      <w:r w:rsidRPr="006D21DD">
        <w:rPr>
          <w:rFonts w:ascii="Calibri" w:eastAsia="Times New Roman" w:hAnsi="Calibri" w:cs="Calibri"/>
          <w:color w:val="C7254E"/>
          <w:shd w:val="clear" w:color="auto" w:fill="F9F2F4"/>
          <w:lang w:eastAsia="en-GB"/>
        </w:rPr>
        <w:t>)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.</w:t>
      </w:r>
    </w:p>
    <w:p w14:paraId="356B2144" w14:textId="77777777" w:rsidR="006D21DD" w:rsidRPr="006D21DD" w:rsidRDefault="006D21DD" w:rsidP="006D21D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Locate 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the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solution file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inside the extracted source code folder. The file is known as </w:t>
      </w:r>
      <w:r w:rsidRPr="006D21DD">
        <w:rPr>
          <w:rFonts w:ascii="Calibri" w:eastAsia="Times New Roman" w:hAnsi="Calibri" w:cs="Calibri"/>
          <w:color w:val="C7254E"/>
          <w:shd w:val="clear" w:color="auto" w:fill="F9F2F4"/>
          <w:lang w:eastAsia="en-GB"/>
        </w:rPr>
        <w:t>CRUD Project.sln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.</w:t>
      </w:r>
    </w:p>
    <w:p w14:paraId="69E7F987" w14:textId="77777777" w:rsidR="006D21DD" w:rsidRPr="006D21DD" w:rsidRDefault="006D21DD" w:rsidP="006D21D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Open 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the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solution file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with your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MS Visual Studio Software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.</w:t>
      </w:r>
    </w:p>
    <w:p w14:paraId="035CA95B" w14:textId="77777777" w:rsidR="006D21DD" w:rsidRPr="006D21DD" w:rsidRDefault="006D21DD" w:rsidP="006D21D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Configure 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the connection string based on your server. The connection string can be changed at the </w:t>
      </w:r>
      <w:proofErr w:type="spellStart"/>
      <w:r w:rsidRPr="006D21DD">
        <w:rPr>
          <w:rFonts w:ascii="Calibri" w:eastAsia="Times New Roman" w:hAnsi="Calibri" w:cs="Calibri"/>
          <w:color w:val="C7254E"/>
          <w:shd w:val="clear" w:color="auto" w:fill="F9F2F4"/>
          <w:lang w:eastAsia="en-GB"/>
        </w:rPr>
        <w:t>ConnectionString.vb</w:t>
      </w:r>
      <w:proofErr w:type="spellEnd"/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file.</w:t>
      </w:r>
    </w:p>
    <w:p w14:paraId="14D9BE76" w14:textId="77777777" w:rsidR="006D21DD" w:rsidRPr="006D21DD" w:rsidRDefault="006D21DD" w:rsidP="006D21D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3F3F3F"/>
          <w:sz w:val="24"/>
          <w:szCs w:val="24"/>
          <w:lang w:eastAsia="en-GB"/>
        </w:rPr>
      </w:pP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Press 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the </w:t>
      </w:r>
      <w:r w:rsidRPr="006D21DD">
        <w:rPr>
          <w:rFonts w:ascii="Calibri" w:eastAsia="Times New Roman" w:hAnsi="Calibri" w:cs="Calibri"/>
          <w:color w:val="C7254E"/>
          <w:shd w:val="clear" w:color="auto" w:fill="F9F2F4"/>
          <w:lang w:eastAsia="en-GB"/>
        </w:rPr>
        <w:t>F5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 key on your keyboard to run this </w:t>
      </w:r>
      <w:r w:rsidRPr="006D21DD">
        <w:rPr>
          <w:rFonts w:ascii="Calibri" w:eastAsia="Times New Roman" w:hAnsi="Calibri" w:cs="Calibri"/>
          <w:b/>
          <w:bCs/>
          <w:color w:val="3F3F3F"/>
          <w:sz w:val="24"/>
          <w:szCs w:val="24"/>
          <w:lang w:eastAsia="en-GB"/>
        </w:rPr>
        <w:t>Simple CRUD Program</w:t>
      </w:r>
      <w:r w:rsidRPr="006D21DD">
        <w:rPr>
          <w:rFonts w:ascii="Calibri" w:eastAsia="Times New Roman" w:hAnsi="Calibri" w:cs="Calibri"/>
          <w:color w:val="3F3F3F"/>
          <w:sz w:val="24"/>
          <w:szCs w:val="24"/>
          <w:lang w:eastAsia="en-GB"/>
        </w:rPr>
        <w:t>.</w:t>
      </w:r>
    </w:p>
    <w:p w14:paraId="006C6367" w14:textId="0C419844" w:rsidR="006D21DD" w:rsidRDefault="006D21DD" w:rsidP="006D21DD">
      <w:pPr>
        <w:shd w:val="clear" w:color="auto" w:fill="FFFFFF"/>
        <w:spacing w:before="300" w:after="150" w:line="240" w:lineRule="auto"/>
        <w:outlineLvl w:val="2"/>
        <w:rPr>
          <w:rFonts w:ascii="Calibri" w:eastAsia="Times New Roman" w:hAnsi="Calibri" w:cs="Calibri"/>
          <w:color w:val="3F3F3F"/>
          <w:sz w:val="36"/>
          <w:szCs w:val="36"/>
          <w:lang w:eastAsia="en-GB"/>
        </w:rPr>
      </w:pPr>
      <w:r w:rsidRPr="006D21DD">
        <w:rPr>
          <w:rFonts w:ascii="Calibri" w:eastAsia="Times New Roman" w:hAnsi="Calibri" w:cs="Calibri"/>
          <w:color w:val="3F3F3F"/>
          <w:sz w:val="36"/>
          <w:szCs w:val="36"/>
          <w:lang w:eastAsia="en-GB"/>
        </w:rPr>
        <w:t>DEMO</w:t>
      </w:r>
    </w:p>
    <w:p w14:paraId="4B7B1848" w14:textId="73B32767" w:rsidR="00706FDE" w:rsidRDefault="00706FDE" w:rsidP="006D21DD">
      <w:pPr>
        <w:shd w:val="clear" w:color="auto" w:fill="FFFFFF"/>
        <w:spacing w:before="300" w:after="150" w:line="240" w:lineRule="auto"/>
        <w:outlineLvl w:val="2"/>
        <w:rPr>
          <w:rFonts w:ascii="Calibri" w:eastAsia="Times New Roman" w:hAnsi="Calibri" w:cs="Calibri"/>
          <w:color w:val="3F3F3F"/>
          <w:sz w:val="36"/>
          <w:szCs w:val="36"/>
          <w:lang w:eastAsia="en-GB"/>
        </w:rPr>
      </w:pPr>
      <w:r>
        <w:rPr>
          <w:rFonts w:ascii="Calibri" w:eastAsia="Times New Roman" w:hAnsi="Calibri" w:cs="Calibri"/>
          <w:color w:val="3F3F3F"/>
          <w:sz w:val="36"/>
          <w:szCs w:val="36"/>
          <w:lang w:eastAsia="en-GB"/>
        </w:rPr>
        <w:lastRenderedPageBreak/>
        <w:t xml:space="preserve"> </w:t>
      </w:r>
      <w:proofErr w:type="gramStart"/>
      <w:r>
        <w:rPr>
          <w:rFonts w:ascii="Calibri" w:eastAsia="Times New Roman" w:hAnsi="Calibri" w:cs="Calibri"/>
          <w:color w:val="3F3F3F"/>
          <w:sz w:val="36"/>
          <w:szCs w:val="36"/>
          <w:lang w:eastAsia="en-GB"/>
        </w:rPr>
        <w:t>Username :Admin</w:t>
      </w:r>
      <w:proofErr w:type="gramEnd"/>
      <w:r>
        <w:rPr>
          <w:rFonts w:ascii="Calibri" w:eastAsia="Times New Roman" w:hAnsi="Calibri" w:cs="Calibri"/>
          <w:color w:val="3F3F3F"/>
          <w:sz w:val="36"/>
          <w:szCs w:val="36"/>
          <w:lang w:eastAsia="en-GB"/>
        </w:rPr>
        <w:t xml:space="preserve"> </w:t>
      </w:r>
    </w:p>
    <w:p w14:paraId="62AD24D8" w14:textId="4CBA3E1C" w:rsidR="00706FDE" w:rsidRPr="006D21DD" w:rsidRDefault="00706FDE" w:rsidP="006D21DD">
      <w:pPr>
        <w:shd w:val="clear" w:color="auto" w:fill="FFFFFF"/>
        <w:spacing w:before="300" w:after="150" w:line="240" w:lineRule="auto"/>
        <w:outlineLvl w:val="2"/>
        <w:rPr>
          <w:rFonts w:ascii="Calibri" w:eastAsia="Times New Roman" w:hAnsi="Calibri" w:cs="Calibri"/>
          <w:color w:val="3F3F3F"/>
          <w:sz w:val="36"/>
          <w:szCs w:val="36"/>
          <w:lang w:eastAsia="en-GB"/>
        </w:rPr>
      </w:pPr>
      <w:proofErr w:type="gramStart"/>
      <w:r>
        <w:rPr>
          <w:rFonts w:ascii="Calibri" w:eastAsia="Times New Roman" w:hAnsi="Calibri" w:cs="Calibri"/>
          <w:color w:val="3F3F3F"/>
          <w:sz w:val="36"/>
          <w:szCs w:val="36"/>
          <w:lang w:eastAsia="en-GB"/>
        </w:rPr>
        <w:t>Password :admin</w:t>
      </w:r>
      <w:proofErr w:type="gramEnd"/>
    </w:p>
    <w:p w14:paraId="78E8247C" w14:textId="77777777" w:rsidR="004C5B37" w:rsidRPr="00FC425D" w:rsidRDefault="004C5B37">
      <w:pPr>
        <w:rPr>
          <w:rFonts w:ascii="Calibri" w:hAnsi="Calibri" w:cs="Calibri"/>
        </w:rPr>
      </w:pPr>
    </w:p>
    <w:sectPr w:rsidR="004C5B37" w:rsidRPr="00FC4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D5930"/>
    <w:multiLevelType w:val="multilevel"/>
    <w:tmpl w:val="890C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4261A"/>
    <w:multiLevelType w:val="multilevel"/>
    <w:tmpl w:val="CD6A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684D2E"/>
    <w:multiLevelType w:val="multilevel"/>
    <w:tmpl w:val="2084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4532D"/>
    <w:multiLevelType w:val="multilevel"/>
    <w:tmpl w:val="75C8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DD"/>
    <w:rsid w:val="004C5B37"/>
    <w:rsid w:val="006D21DD"/>
    <w:rsid w:val="00706FDE"/>
    <w:rsid w:val="00FC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1FFC5"/>
  <w15:chartTrackingRefBased/>
  <w15:docId w15:val="{330269C0-A1D3-4498-A3FD-0833088A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21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D21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D21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1D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D21D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D21D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yperlink">
    <w:name w:val="Hyperlink"/>
    <w:basedOn w:val="DefaultParagraphFont"/>
    <w:uiPriority w:val="99"/>
    <w:unhideWhenUsed/>
    <w:rsid w:val="006D21D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D2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D21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21D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D21DD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C4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3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77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9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06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94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27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00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44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30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04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69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77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18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69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30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6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63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29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60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13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38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1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54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86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35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714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18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12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64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0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57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1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80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29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418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9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18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16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08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29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55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48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78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00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49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05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2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5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6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82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06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26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20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8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33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03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95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02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sourcecodester.com/sites/default/files/images/Raj.Sharma/snapshot_1.jpg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ourcecodester.com/language/visual-basic-net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vandesteve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kiiru stephen</dc:creator>
  <cp:keywords/>
  <dc:description/>
  <cp:lastModifiedBy>kiiru stephen</cp:lastModifiedBy>
  <cp:revision>1</cp:revision>
  <dcterms:created xsi:type="dcterms:W3CDTF">2025-11-29T10:19:00Z</dcterms:created>
  <dcterms:modified xsi:type="dcterms:W3CDTF">2025-11-29T10:47:00Z</dcterms:modified>
</cp:coreProperties>
</file>